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Types>
</file>

<file path=_rels/.rels>&#65279;<?xml version="1.0" encoding="utf-8"?>
<Relationships xmlns="http://schemas.openxmlformats.org/package/2006/relationships">
  <Relationship Id="rId1" Type="http://schemas.openxmlformats.org/officeDocument/2006/relationships/officeDocument" Target="word/document.xml" />
  <Relationship Id="rIdCore" Type="http://schemas.openxmlformats.org/package/2006/relationships/metadata/core-properties" Target="docProps/core.xml" />
</Relationships>
</file>

<file path=word/document.xml><?xml version="1.0" encoding="utf-8"?>
<w:document xmlns:w="http://schemas.openxmlformats.org/wordprocessingml/2006/main" xmlns:r="http://schemas.openxmlformats.org/officeDocument/2006/relationships" xmlns:w14="http://schemas.microsoft.com/office/word/2010/wordml" xmlns:m="http://schemas.openxmlformats.org/officeDocument/2006/math" xmlns:wp="http://schemas.openxmlformats.org/drawingml/2006/wordprocessingDrawing" xmlns:a="http://schemas.openxmlformats.org/drawingml/2006/main" xmlns:wps="http://schemas.microsoft.com/office/word/2010/wordprocessingShape" xmlns:v="urn:schemas-microsoft-com:vml" xmlns:o="urn:schemas-microsoft-com:office:office" xmlns:dgm="http://schemas.openxmlformats.org/drawingml/2006/diagram">
  <w:body>
    <w:p>
      <w:pPr>
        <w:spacing w:before="0" w:after="160"/>
      </w:pPr>
    </w:p>
    <w:p>
      <w:pPr>
        <w:pStyle w:val="Heading1"/>
        <w:spacing w:before="0" w:after="160"/>
      </w:pPr>
      <w:r>
        <w:t xml:space="preserve">Tracked Changes — All Markup View</w:t>
      </w:r>
    </w:p>
    <w:p>
      <w:pPr>
        <w:spacing w:before="0" w:after="160"/>
      </w:pPr>
      <w:r>
        <w:t xml:space="preserve">The original sentence contains </w:t>
      </w:r>
      <w:ins w:id="1" w:author="Alice Editor" w:date="2026-06-20T10:00:00Z">
        <w:r>
          <w:t xml:space="preserve">important </w:t>
        </w:r>
      </w:ins>
      <w:r>
        <w:t xml:space="preserve">key information that should be preserved.</w:t>
      </w:r>
    </w:p>
    <w:p>
      <w:pPr>
        <w:spacing w:before="0" w:after="160"/>
      </w:pPr>
      <w:r>
        <w:t xml:space="preserve">This sentence is perfectly fine as written. </w:t>
      </w:r>
      <w:del w:id="2" w:author="Bob Reviewer" w:date="2026-06-21T14:30:00Z">
        <w:r>
          <w:delText xml:space="preserve">This redundant clause is being removed by the reviewer. </w:delText>
        </w:r>
      </w:del>
      <w:r>
        <w:t xml:space="preserve">The remaining text continues normally.</w:t>
      </w:r>
    </w:p>
    <w:p>
      <w:pPr>
        <w:spacing w:before="0" w:after="160"/>
      </w:pPr>
      <w:r>
        <w:t xml:space="preserve">The </w:t>
      </w:r>
      <w:del w:id="3" w:author="Alice Editor" w:date="2026-06-22T09:00:00Z">
        <w:r>
          <w:delText xml:space="preserve">old </w:delText>
        </w:r>
      </w:del>
      <w:ins w:id="4" w:author="Alice Editor" w:date="2026-06-22T09:00:00Z">
        <w:r>
          <w:t xml:space="preserve">new </w:t>
        </w:r>
      </w:ins>
      <w:r>
        <w:t xml:space="preserve">approach is better suited to the task.</w:t>
      </w:r>
    </w:p>
    <w:p>
      <w:pPr>
        <w:spacing w:before="0" w:after="160"/>
      </w:pPr>
      <w:r>
        <w:t xml:space="preserve">Body text line 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5. Lorem ipsum dolor sit amet, consectetur adipiscing elit, sed do eiusmod tempor incididunt ut labore et dolore magna aliqua. Ut enim ad minim veniam, quis nostrud exercitation ullamco laboris nisi ut aliquip ex ea commodo consequat.</w:t>
      </w:r>
    </w:p>
    <w:sectPr>
      <w:pgSz w:w="12240" w:h="15840"/>
      <w:pgMar w:left="1440" w:right="1440" w:top="1440" w:bottom="1440"/>
      <w:cols w:num="1" w:space="720"/>
    </w:sectPr>
  </w:body>
</w:document>
</file>

<file path=word/styles.xml><?xml version="1.0" encoding="utf-8"?>
<w:styles xmlns:w="http://schemas.openxmlformats.org/wordprocessingml/2006/main">
  <w:style w:type="paragraph" w:styleId="Normal">
    <w:name w:val="Normal"/>
    <w:pPr>
      <w:spacing w:before="0" w:after="160"/>
    </w:pPr>
  </w:style>
  <w:style w:type="paragraph" w:styleId="Heading1">
    <w:name w:val="Heading 1"/>
    <w:basedOn w:val="Normal"/>
    <w:pPr>
      <w:spacing w:before="240" w:after="80"/>
    </w:pPr>
    <w:rPr>
      <w:b/>
      <w:color w:val="2F5496"/>
      <w:sz w:val="32"/>
      <w:szCs w:val="32"/>
    </w:rPr>
  </w:style>
  <w:style w:type="paragraph" w:styleId="Heading2">
    <w:name w:val="Heading 2"/>
    <w:basedOn w:val="Normal"/>
    <w:pPr>
      <w:spacing w:before="200" w:after="80"/>
    </w:pPr>
    <w:rPr>
      <w:b/>
      <w:color w:val="2F5496"/>
      <w:sz w:val="26"/>
      <w:szCs w:val="26"/>
    </w:rPr>
  </w:style>
  <w:style w:type="paragraph" w:styleId="Heading3">
    <w:name w:val="Heading 3"/>
    <w:basedOn w:val="Normal"/>
    <w:pPr>
      <w:spacing w:before="160" w:after="80"/>
    </w:pPr>
    <w:rPr>
      <w:b/>
      <w:color w:val="1F3864"/>
      <w:sz w:val="24"/>
      <w:szCs w:val="24"/>
    </w:rPr>
  </w:style>
  <w:style w:type="paragraph" w:styleId="Title">
    <w:name w:val="Title"/>
    <w:basedOn w:val="Normal"/>
    <w:pPr>
      <w:spacing w:before="0" w:after="160"/>
    </w:pPr>
    <w:rPr>
      <w:b/>
      <w:sz w:val="56"/>
      <w:szCs w:val="56"/>
    </w:rPr>
  </w:style>
  <w:style w:type="paragraph" w:styleId="Subtitle">
    <w:name w:val="Subtitle"/>
    <w:basedOn w:val="Normal"/>
    <w:pPr>
      <w:spacing w:before="0" w:after="160"/>
    </w:pPr>
    <w:rPr>
      <w:i/>
      <w:color w:val="5A5A5A"/>
      <w:sz w:val="30"/>
      <w:szCs w:val="30"/>
    </w:rPr>
  </w:style>
  <w:style w:type="paragraph" w:styleId="Quote">
    <w:name w:val="Quote"/>
    <w:basedOn w:val="Normal"/>
    <w:pPr>
      <w:spacing w:before="200" w:after="200"/>
      <w:ind w:left="720" w:right="720" w:firstLine="0"/>
    </w:pPr>
    <w:rPr>
      <w:i/>
      <w:color w:val="404040"/>
    </w:rPr>
  </w:style>
  <w:style w:type="paragraph" w:styleId="Caption">
    <w:name w:val="Caption"/>
    <w:basedOn w:val="Normal"/>
    <w:pPr>
      <w:spacing w:before="120" w:after="200"/>
    </w:pPr>
    <w:rPr>
      <w:i/>
      <w:color w:val="44546A"/>
      <w:sz w:val="18"/>
      <w:szCs w:val="18"/>
    </w:rPr>
  </w:style>
  <w:style w:type="paragraph" w:styleId="IndexHeading">
    <w:name w:val="Index Heading"/>
    <w:basedOn w:val="Normal"/>
    <w:pPr>
      <w:spacing w:before="240" w:after="120"/>
    </w:pPr>
    <w:rPr>
      <w:b/>
      <w:color w:val="2F5496"/>
      <w:sz w:val="32"/>
      <w:szCs w:val="32"/>
    </w:rPr>
  </w:style>
  <w:style w:type="paragraph" w:styleId="IndexEntry">
    <w:name w:val="Index Entry"/>
    <w:basedOn w:val="Normal"/>
    <w:pPr>
      <w:spacing w:before="0" w:after="40"/>
    </w:pPr>
  </w:style>
  <w:style w:type="paragraph" w:styleId="TableOfFiguresHeading">
    <w:name w:val="Table of Figures Heading"/>
    <w:basedOn w:val="Normal"/>
    <w:pPr>
      <w:spacing w:before="240" w:after="120"/>
    </w:pPr>
    <w:rPr>
      <w:b/>
      <w:color w:val="2F5496"/>
      <w:sz w:val="32"/>
      <w:szCs w:val="32"/>
    </w:rPr>
  </w:style>
  <w:style w:type="paragraph" w:styleId="TableOfFiguresEntry">
    <w:name w:val="Table of Figures Entry"/>
    <w:basedOn w:val="Normal"/>
    <w:pPr>
      <w:spacing w:before="0" w:after="40"/>
    </w:pPr>
  </w:style>
  <w:style w:type="paragraph" w:styleId="TableOfAuthoritiesHeading">
    <w:name w:val="Table of Authorities Heading"/>
    <w:basedOn w:val="Normal"/>
    <w:pPr>
      <w:spacing w:before="240" w:after="120"/>
    </w:pPr>
    <w:rPr>
      <w:b/>
      <w:color w:val="2F5496"/>
      <w:sz w:val="32"/>
      <w:szCs w:val="32"/>
    </w:rPr>
  </w:style>
  <w:style w:type="paragraph" w:styleId="TableOfAuthoritiesCategory">
    <w:name w:val="Table of Authorities Category"/>
    <w:basedOn w:val="Normal"/>
    <w:pPr>
      <w:spacing w:before="160" w:after="80"/>
    </w:pPr>
    <w:rPr>
      <w:b/>
      <w:color w:val="1F3864"/>
      <w:sz w:val="24"/>
      <w:szCs w:val="24"/>
    </w:rPr>
  </w:style>
  <w:style w:type="paragraph" w:styleId="TableOfAuthoritiesEntry">
    <w:name w:val="Table of Authorities Entry"/>
    <w:basedOn w:val="Normal"/>
    <w:pPr>
      <w:spacing w:before="0" w:after="40"/>
    </w:pPr>
  </w:style>
</w:styles>
</file>

<file path=word/_rels/document.xml.rels>&#65279;<?xml version="1.0" encoding="utf-8"?>
<Relationships xmlns="http://schemas.openxmlformats.org/package/2006/relationships">
  <Relationship Id="rId1" Type="http://schemas.openxmlformats.org/officeDocument/2006/relationships/styles" Target="styles.xml" />
  <Relationship Id="rIdTheme1" Type="http://schemas.openxmlformats.org/officeDocument/2006/relationships/theme" Target="theme/theme1.xml" />
</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000000"/>
      </a:accent1>
      <a:accent2>
        <a:srgbClr val="2F5496"/>
      </a:accent2>
      <a:accent3>
        <a:srgbClr val="1F3864"/>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