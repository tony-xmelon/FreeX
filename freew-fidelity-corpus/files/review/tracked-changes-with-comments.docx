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Review Markup — Tracked Changes and Comments</w:t>
      </w:r>
    </w:p>
    <w:p>
      <w:pPr>
        <w:spacing w:before="0" w:after="160"/>
      </w:pPr>
      <w:r>
        <w:t xml:space="preserve">The methodology section now includes </w:t>
      </w:r>
      <w:commentRangeStart w:id="1"/>
      <w:ins w:id="1" w:author="Lead Author" w:date="2026-06-23T08:00:00Z">
        <w:r>
          <w:t xml:space="preserve">a comprehensive statistical analysis framework </w:t>
        </w:r>
      </w:ins>
      <w:commentRangeEnd w:id="1"/>
      <w:r>
        <w:commentReference w:id="1"/>
      </w:r>
      <w:r>
        <w:t xml:space="preserve"> that validates the approach.</w:t>
      </w:r>
    </w:p>
    <w:p>
      <w:pPr>
        <w:spacing w:before="0" w:after="160"/>
      </w:pPr>
      <w:r>
        <w:t xml:space="preserve">Abstract text: </w:t>
      </w:r>
      <w:commentRangeStart w:id="2"/>
      <w:del w:id="2" w:author="Lead Author" w:date="2026-06-23T08:30:00Z">
        <w:r>
          <w:delText xml:space="preserve">detailed implementation specifics and technical appendices included herein </w:delText>
        </w:r>
      </w:del>
      <w:commentRangeEnd w:id="2"/>
      <w:r>
        <w:commentReference w:id="2"/>
      </w:r>
      <w:r>
        <w:t xml:space="preserve"> are referenced in the appendix.</w:t>
      </w:r>
    </w:p>
    <w:p>
      <w:pPr>
        <w:spacing w:before="0" w:after="160"/>
      </w:pPr>
      <w:r>
        <w:t xml:space="preserve">This heading was reformatted by the editor.</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10. Lorem ipsum dolor sit amet, consectetur adipiscing elit, sed do eiusmod tempor incididunt ut labore et dolore magna aliqua. Ut enim ad minim veniam, quis nostrud exercitation ullamco laboris nisi ut aliquip ex ea commodo consequat.</w:t>
      </w:r>
    </w:p>
    <w:sectPr>
      <w:pgSz w:w="12240" w:h="15840"/>
      <w:pgMar w:left="1440" w:right="1440" w:top="1440" w:bottom="1440"/>
      <w:cols w:num="1" w:space="720"/>
    </w:sectPr>
  </w:body>
</w:document>
</file>

<file path=word/comments.xml><?xml version="1.0" encoding="utf-8"?>
<w:comments xmlns:w="http://schemas.openxmlformats.org/wordprocessingml/2006/main" xmlns:r="http://schemas.openxmlformats.org/officeDocument/2006/relationships" xmlns:w14="http://schemas.microsoft.com/office/word/2010/wordml">
  <w:comment w:id="1" w:author="Editor" w:initials="ED">
    <w:p w14:paraId="10000001">
      <w:pPr>
        <w:spacing w:before="0" w:after="160"/>
      </w:pPr>
      <w:r>
        <w:t xml:space="preserve">Excellent addition! This phrase strengthens the argument.</w:t>
      </w:r>
    </w:p>
  </w:comment>
  <w:comment w:id="2" w:author="Lead Author" w:initials="LA">
    <w:p w14:paraId="10000002">
      <w:pPr>
        <w:spacing w:before="0" w:after="160"/>
      </w:pPr>
      <w:r>
        <w:t xml:space="preserve">Removed per reviewer feedback — too detailed for the abstract.</w:t>
      </w:r>
    </w:p>
  </w:comment>
</w:comments>
</file>

<file path=word/commentsExtended.xml><?xml version="1.0" encoding="utf-8"?>
<w15:commentsEx xmlns:w15="http://schemas.microsoft.com/office/word/2012/wordml">
  <w15:commentEx w15:paraId="10000001"/>
  <w15:commentEx w15:paraId="10000002"/>
</w15:commentsEx>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Comments" Type="http://schemas.openxmlformats.org/officeDocument/2006/relationships/comments" Target="comments.xml" />
  <Relationship Id="rIdCommentsExtended" Type="http://schemas.microsoft.com/office/2011/relationships/commentsExtended" Target="commentsExtended.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